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sz w:val="60"/>
          <w:szCs w:val="60"/>
          <w:rtl w:val="0"/>
        </w:rPr>
        <w:t xml:space="preserve">Assignment - IOT Intern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sz w:val="42"/>
          <w:szCs w:val="42"/>
          <w:rtl w:val="0"/>
        </w:rPr>
        <w:t xml:space="preserve">TASK: Low Energy Bluetooth Service Broadcasting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sz w:val="46"/>
          <w:szCs w:val="46"/>
          <w:rtl w:val="0"/>
        </w:rPr>
        <w:t xml:space="preserve">Submitted to 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sz w:val="42"/>
          <w:szCs w:val="42"/>
          <w:rtl w:val="0"/>
        </w:rPr>
        <w:t xml:space="preserve">Nineti GmbH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sz w:val="42"/>
          <w:szCs w:val="42"/>
          <w:rtl w:val="0"/>
        </w:rPr>
        <w:t xml:space="preserve">Submitted by 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sz w:val="42"/>
          <w:szCs w:val="42"/>
          <w:rtl w:val="0"/>
        </w:rPr>
        <w:t xml:space="preserve">Aditya Singh 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(Final year IOT student)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sz w:val="60"/>
          <w:szCs w:val="60"/>
          <w:u w:val="single"/>
          <w:rtl w:val="0"/>
        </w:rPr>
        <w:t xml:space="preserve">Introduction</w:t>
      </w:r>
      <w:r w:rsidDel="00000000" w:rsidR="00000000" w:rsidRPr="00000000">
        <w:rPr>
          <w:rFonts w:ascii="Times New Roman" w:cs="Times New Roman" w:eastAsia="Times New Roman" w:hAnsi="Times New Roman"/>
          <w:sz w:val="60"/>
          <w:szCs w:val="60"/>
          <w:rtl w:val="0"/>
        </w:rPr>
        <w:t xml:space="preserve"> </w:t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document details the implementation of Low Energy Bluetooth (BLE) service broadcasting using an IoT development board such as the ESP32 or Arduino with built-in Bluetooth capabilities. The task involves broadcasting temperature and humidity data as BLE services, which can be read using the nRF-Connect app.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the era of interconnected devices, the Internet of Things (IoT) plays a pivotal role in enhancing automation and data exchange across various domains. One of the core technologies enabling IoT is Bluetooth Low Energy (BLE), a wireless communication protocol designed for short-range and low-power communication. BLE is particularly advantageous for applications that require infrequent data transmissions, such as sensor readings, due to its energy efficiency and robust connectivity.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document outlines the implementation of BLE service broadcasting using an IoT development board, specifically the ESP32 or Arduino. The task involves creating a BLE service that broadcasts temperature and humidity data, which can be accessed and monitored using the nRF-Connect app. By simulating or interfacing actual sensors, the development board will periodically update and broadcast these readings, allowing BLE-enabled devices to receive the data in real-time.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5s4eamaq2dxz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Objectives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primary objectives of this task are: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Implement BLE Service Broadcasting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Develop a BLE service on an ESP32 or Arduino board that broadcasts temperature and humidity data.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Standard BLE Characteristics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Utilize standard BLE characteristics for temperature and humidity to ensure compatibility with BLE clients.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Enable Read and Notify Operations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Ensure that the BLE characteristics support both read and notify operations, allowing for dynamic data updates.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Demonstrate Functionality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Validate the implementation by reading the broadcasted values using the nRF-Connect app.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rzayfuxfrswt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Significance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Implementing BLE service broadcasting has significant implications for various applications, including:</w:t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Environmental Monitoring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Real-time monitoring of environmental conditions in smart homes, greenhouses, or industrial settings.</w:t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Health and Fitness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Wearable devices that track and broadcast vital signs and environmental conditions to smartphones or other monitoring systems.</w:t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Automation Systems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Integration with home automation systems to adjust heating, ventilation, and air conditioning (HVAC) systems based on real-time data.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project serves as a foundation for understanding and implementing BLE in IoT devices, providing a stepping stone for more complex and integrated IoT solutions.</w:t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zdpa5pyz8gsg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About ESP32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ESP32 is a powerful and versatile microcontroller module developed by Espressif Systems. It features built-in WiFi and Bluetooth connectivity, making it ideal for IoT applications requiring wireless communication capabilities. Here are key features and benefits of using the ESP32 for your project:</w:t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b0s83geoigl1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Key Features: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Dual-core Processor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ESP32 integrates a dual-core Tensilica Xtensa LX6 processor, which allows for efficient multitasking and processing of data.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Wireless Connectivity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Besides Bluetooth Low Energy (BLE), ESP32 supports WiFi connectivity (802.11 b/g/n), providing flexibility in networking solutions.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Low Power Consumption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ESP32 is designed for low power consumption, making it suitable for battery-operated devices and energy-efficient applications.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Rich Peripherals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It offers a wide range of peripherals including GPIOs, SPI, I2C, UART, ADC, DAC, and more, enabling versatile interfacing with sensors and actuators.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Security Features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ESP32 includes hardware-accelerated encryption algorithms (AES, SHA-2, RSA), ensuring secure data transmission over wireless networks.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Development Support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Supported by the Arduino IDE, ESP-IDF (Espressif IoT Development Framework), and a vibrant community, ESP32 facilitates rapid prototyping and development.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it12jxfbmph3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Applications: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IoT Devices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ESP32 is widely used in IoT applications such as smart home devices, environmental monitoring systems, and industrial automation.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Wearable Technology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Its low power consumption and compact size make ESP32 suitable for wearable devices that require Bluetooth connectivity.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Consumer Electronics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ESP32 is used in consumer electronics products like smartwatches, fitness trackers, and remote-controlled gadgets.</w:t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tq2dx5yti63n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Development Environment:</w:t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Arduino IDE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Programming the ESP32 can be done using the Arduino IDE, leveraging its simplicity and extensive library support.</w:t>
      </w:r>
    </w:p>
    <w:p w:rsidR="00000000" w:rsidDel="00000000" w:rsidP="00000000" w:rsidRDefault="00000000" w:rsidRPr="00000000" w14:paraId="0000003A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ESP-IDF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For advanced users, ESP-IDF provides deeper control over ESP32’s functionalities and allows for custom firmware development.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b5erd5i51hce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Community and Support: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Espressif Systems provides comprehensive documentation, tutorials, and forums to support developers working with ESP32. The active community ensures quick resolution of issues and continuous improvement of development resources.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1cteorx4yedj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About DHT11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DHT11 is a basic, low-cost digital temperature and humidity sensor. It operates using a digital signal protocol, making it easy to interface with microcontrollers like Arduino or ESP32. Here are some key points about the DHT11: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Measurement Range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It can measure temperatures from 0°C to 50°C with an accuracy of ±2°C, and humidity from 20% to 80% with an accuracy of ±5%.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Communication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It communicates over a single-wire digital interface, which makes it straightforward to integrate into projects.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Power Requirements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It operates at 3.3V to 5V DC and consumes very low power, suitable for battery-operated applications.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The sensor outputs data in a proprietary format that needs to be decoded by the microcontroller.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Commonly used in weather stations, HVAC systems, and other projects requiring environmental monitoring.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Jumper wire: 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jumper wire is a electrical wire used to connect two terminals or pins on a breadboard, development board, or other electronic components. It's a short, flexible wire that allows you to "jump" a connection from one point to another, hence the name.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the context of my task, I use jumper wires to connect your IoT development board (e.g. ESP32 or Arduino) to a temperature sensor, humidity sensor, or other components.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Here are some details about jumper wires: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Typically 20-25 AWG (American Wire Gauge) wire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Insulated with a flexible plastic or rubber coating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Ends are usually terminated with a pin or socket that can be inserted into a breadboard or development board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Available in various colors and lengths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Breadboard 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breadboard is a reusable platform used to build and prototype electronic circuits. It's a plastic board with a grid of holes and copper connections that allow you to easily connect and disconnect electronic components, wires, and other devices.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Here are some key features of a breadboard: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Grid of holes: Typically 0.1 inches (2.54 mm) spaced, allowing for easy insertion of component leads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Copper connections: Underneath the board, connecting holes in a specific pattern (usually rows and columns)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Reusable: Components can be easily removed and replaced without damaging the board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Versatile: Suitable for building a wide range of electronic projects, from simple circuits to complex prototypes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Breadboards are commonly used in electronics prototyping, circuit design, and development, making them a fundamental tool for makers, students, and professionals alike.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Micro-USB 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Micro-USB is a type of connector used for charging and data transfer between devices. It's a smaller version of the standard USB (Universal Serial Bus) connector, typically used on mobile devices, cameras, and other portable electronics.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Here are some key features of Micro-USB: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Smaller size: Compared to standard USB connectors, Micro-USB is more compact and suitable for smaller devices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Reversible: Can be inserted either way into a port, unlike standard USB connectors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Data transfer: Supports data transfer between devices, such as transferring files between a phone and computer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Charging: Supports charging of devices, such as charging a phone or tablet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Common use: Found on many devices, including Android phones, tablets, cameras, and e-readers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Micro-USB has been widely adopted as a standard connector for many devices, but it's being gradually replaced by USB-C (USB Type-C) in newer devices, which offers faster data transfer and charging speeds.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Arduino IDE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Arduino Integrated Development Environment (IDE) is a software application that allows users to write, compile, and upload code to Arduino boards. It's a free, open-source platform that provides a comprehensive development environment for creating interactive projects, prototypes, and devices.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Here are some key features of the Arduino IDE: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Code editor: Write and edit code in a syntax-highlighted environment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Compiler: Compile code into a format that can be uploaded to Arduino boards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Uploader: Upload compiled code to Arduino boards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Library manager: Manage libraries and dependencies for projects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Serial monitor: Communicate with Arduino boards via serial communication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Debugging tools: Debug code with tools like the serial monitor and error messages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Arduino IDE supports a wide range of Arduino boards, including popular ones like the Uno, Mega, and Nano. It's available for Windows, macOS, and Linux operating systems.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IDE is designed to be user-friendly and accessible, making it a great tool for beginners and experienced developers alike. It's widely used in various fields, including education, prototyping, art, and engineering.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keepNext w:val="0"/>
        <w:keepLines w:val="0"/>
        <w:spacing w:after="8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  <w:u w:val="single"/>
        </w:rPr>
      </w:pPr>
      <w:bookmarkStart w:colFirst="0" w:colLast="0" w:name="_jsfuny4zbd40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u w:val="single"/>
          <w:rtl w:val="0"/>
        </w:rPr>
        <w:t xml:space="preserve">Prerequisites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Development Board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ESP32 with Wifi &amp; Bluetooth capability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Sensors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Temperature and humidity sensors (DHT11)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Arduino IDE or ESP-IDF, nRF-Connect app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Account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GitHub for code submission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Jumper wires</w:t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Micro-USB </w:t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Breadboard</w:t>
      </w:r>
    </w:p>
    <w:p w:rsidR="00000000" w:rsidDel="00000000" w:rsidP="00000000" w:rsidRDefault="00000000" w:rsidRPr="00000000" w14:paraId="000000A9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>
          <w:rFonts w:ascii="Times New Roman" w:cs="Times New Roman" w:eastAsia="Times New Roman" w:hAnsi="Times New Roman"/>
          <w:b w:val="1"/>
          <w:sz w:val="60"/>
          <w:szCs w:val="6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u w:val="single"/>
          <w:rtl w:val="0"/>
        </w:rPr>
        <w:t xml:space="preserve">Objective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objective is to write code that enables the development board to broadcast two BLE services:</w:t>
      </w:r>
    </w:p>
    <w:p w:rsidR="00000000" w:rsidDel="00000000" w:rsidP="00000000" w:rsidRDefault="00000000" w:rsidRPr="00000000" w14:paraId="000000C1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Temperature Measurement</w:t>
      </w:r>
    </w:p>
    <w:p w:rsidR="00000000" w:rsidDel="00000000" w:rsidP="00000000" w:rsidRDefault="00000000" w:rsidRPr="00000000" w14:paraId="000000C2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Humidity</w:t>
      </w:r>
    </w:p>
    <w:p w:rsidR="00000000" w:rsidDel="00000000" w:rsidP="00000000" w:rsidRDefault="00000000" w:rsidRPr="00000000" w14:paraId="000000C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These services should be accessible via the nRF-Connect app.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u w:val="single"/>
          <w:rtl w:val="0"/>
        </w:rPr>
        <w:t xml:space="preserve">Service Details</w:t>
      </w:r>
    </w:p>
    <w:p w:rsidR="00000000" w:rsidDel="00000000" w:rsidP="00000000" w:rsidRDefault="00000000" w:rsidRPr="00000000" w14:paraId="000000D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tbgw55x0yzhf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UUID and Characteristics</w:t>
      </w:r>
    </w:p>
    <w:p w:rsidR="00000000" w:rsidDel="00000000" w:rsidP="00000000" w:rsidRDefault="00000000" w:rsidRPr="00000000" w14:paraId="000000D6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Service UUID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00000002-0000-0000-FDFD-FDFDFDFDFDFD</w:t>
      </w:r>
    </w:p>
    <w:p w:rsidR="00000000" w:rsidDel="00000000" w:rsidP="00000000" w:rsidRDefault="00000000" w:rsidRPr="00000000" w14:paraId="000000D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Characteristics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D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Temperature Measurement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Standard BLE characteristic</w:t>
      </w:r>
    </w:p>
    <w:p w:rsidR="00000000" w:rsidDel="00000000" w:rsidP="00000000" w:rsidRDefault="00000000" w:rsidRPr="00000000" w14:paraId="000000D9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Humidity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Standard BLE characteristic</w:t>
      </w:r>
    </w:p>
    <w:p w:rsidR="00000000" w:rsidDel="00000000" w:rsidP="00000000" w:rsidRDefault="00000000" w:rsidRPr="00000000" w14:paraId="000000D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Both characteristics support read and notify operations. 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u w:val="single"/>
          <w:rtl w:val="0"/>
        </w:rPr>
        <w:t xml:space="preserve">Implementation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Rule="auto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0EC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For connecting esp32 with n-RF connect app &amp; mimic temperature &amp; humidity </w:t>
      </w:r>
    </w:p>
    <w:p w:rsidR="00000000" w:rsidDel="00000000" w:rsidP="00000000" w:rsidRDefault="00000000" w:rsidRPr="00000000" w14:paraId="000000E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#include &lt;BLEDevice.h&gt;</w:t>
      </w:r>
    </w:p>
    <w:p w:rsidR="00000000" w:rsidDel="00000000" w:rsidP="00000000" w:rsidRDefault="00000000" w:rsidRPr="00000000" w14:paraId="000000E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#include &lt;BLEServer.h&gt;</w:t>
      </w:r>
    </w:p>
    <w:p w:rsidR="00000000" w:rsidDel="00000000" w:rsidP="00000000" w:rsidRDefault="00000000" w:rsidRPr="00000000" w14:paraId="000000E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#include &lt;BLEUtils.h&gt;</w:t>
      </w:r>
    </w:p>
    <w:p w:rsidR="00000000" w:rsidDel="00000000" w:rsidP="00000000" w:rsidRDefault="00000000" w:rsidRPr="00000000" w14:paraId="000000F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#include &lt;BLE2902.h&gt;</w:t>
      </w:r>
    </w:p>
    <w:p w:rsidR="00000000" w:rsidDel="00000000" w:rsidP="00000000" w:rsidRDefault="00000000" w:rsidRPr="00000000" w14:paraId="000000F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// UUIDs for the BLE service and characteristics</w:t>
      </w:r>
    </w:p>
    <w:p w:rsidR="00000000" w:rsidDel="00000000" w:rsidP="00000000" w:rsidRDefault="00000000" w:rsidRPr="00000000" w14:paraId="000000F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#define SERVICE_UUID "00000002-0000-0000-FDFD-FDFDFDFDFDFD"</w:t>
      </w:r>
    </w:p>
    <w:p w:rsidR="00000000" w:rsidDel="00000000" w:rsidP="00000000" w:rsidRDefault="00000000" w:rsidRPr="00000000" w14:paraId="000000F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#define CHARACTERISTIC_TEMPERATURE_UUID "00002A6E-0000-1000-8000-00805F9B34FB"</w:t>
      </w:r>
    </w:p>
    <w:p w:rsidR="00000000" w:rsidDel="00000000" w:rsidP="00000000" w:rsidRDefault="00000000" w:rsidRPr="00000000" w14:paraId="000000F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#define CHARACTERISTIC_HUMIDITY_UUID "00002A6F-0000-1000-8000-00805F9B34FB"</w:t>
      </w:r>
    </w:p>
    <w:p w:rsidR="00000000" w:rsidDel="00000000" w:rsidP="00000000" w:rsidRDefault="00000000" w:rsidRPr="00000000" w14:paraId="000000F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// Placeholder function for temperature and humidity sensor data</w:t>
      </w:r>
    </w:p>
    <w:p w:rsidR="00000000" w:rsidDel="00000000" w:rsidP="00000000" w:rsidRDefault="00000000" w:rsidRPr="00000000" w14:paraId="000000F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float getTemperature() {</w:t>
      </w:r>
    </w:p>
    <w:p w:rsidR="00000000" w:rsidDel="00000000" w:rsidP="00000000" w:rsidRDefault="00000000" w:rsidRPr="00000000" w14:paraId="000000F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25.0; // Simulated temperature value</w:t>
      </w:r>
    </w:p>
    <w:p w:rsidR="00000000" w:rsidDel="00000000" w:rsidP="00000000" w:rsidRDefault="00000000" w:rsidRPr="00000000" w14:paraId="000000F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F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float getHumidity() {</w:t>
      </w:r>
    </w:p>
    <w:p w:rsidR="00000000" w:rsidDel="00000000" w:rsidP="00000000" w:rsidRDefault="00000000" w:rsidRPr="00000000" w14:paraId="000000F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60.0; // Simulated humidity value</w:t>
      </w:r>
    </w:p>
    <w:p w:rsidR="00000000" w:rsidDel="00000000" w:rsidP="00000000" w:rsidRDefault="00000000" w:rsidRPr="00000000" w14:paraId="000000F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F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BLECharacteristic *pTemperatureCharacteristic;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BLECharacteristic *pHumidityCharacteristic;</w:t>
      </w:r>
    </w:p>
    <w:p w:rsidR="00000000" w:rsidDel="00000000" w:rsidP="00000000" w:rsidRDefault="00000000" w:rsidRPr="00000000" w14:paraId="0000010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setup() {</w:t>
      </w:r>
    </w:p>
    <w:p w:rsidR="00000000" w:rsidDel="00000000" w:rsidP="00000000" w:rsidRDefault="00000000" w:rsidRPr="00000000" w14:paraId="0000010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Serial.begin(115200);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BLEDevice::init("ESP32_BLE");</w:t>
      </w:r>
    </w:p>
    <w:p w:rsidR="00000000" w:rsidDel="00000000" w:rsidP="00000000" w:rsidRDefault="00000000" w:rsidRPr="00000000" w14:paraId="0000010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BLEServer *pServer = BLEDevice::createServer();</w:t>
      </w:r>
    </w:p>
    <w:p w:rsidR="00000000" w:rsidDel="00000000" w:rsidP="00000000" w:rsidRDefault="00000000" w:rsidRPr="00000000" w14:paraId="0000010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10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BLEService *pService = pServer-&gt;createService(SERVICE_UUID);</w:t>
      </w:r>
    </w:p>
    <w:p w:rsidR="00000000" w:rsidDel="00000000" w:rsidP="00000000" w:rsidRDefault="00000000" w:rsidRPr="00000000" w14:paraId="0000010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10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// Create Temperature Characteristic</w:t>
      </w:r>
    </w:p>
    <w:p w:rsidR="00000000" w:rsidDel="00000000" w:rsidP="00000000" w:rsidRDefault="00000000" w:rsidRPr="00000000" w14:paraId="0000010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pTemperatureCharacteristic = pService-&gt;createCharacteristic(</w:t>
      </w:r>
    </w:p>
    <w:p w:rsidR="00000000" w:rsidDel="00000000" w:rsidP="00000000" w:rsidRDefault="00000000" w:rsidRPr="00000000" w14:paraId="0000010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CHARACTERISTIC_TEMPERATURE_UUID,</w:t>
      </w:r>
    </w:p>
    <w:p w:rsidR="00000000" w:rsidDel="00000000" w:rsidP="00000000" w:rsidRDefault="00000000" w:rsidRPr="00000000" w14:paraId="0000010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BLECharacteristic::PROPERTY_READ | BLECharacteristic::PROPERTY_NOTIFY</w:t>
      </w:r>
    </w:p>
    <w:p w:rsidR="00000000" w:rsidDel="00000000" w:rsidP="00000000" w:rsidRDefault="00000000" w:rsidRPr="00000000" w14:paraId="0000010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);</w:t>
      </w:r>
    </w:p>
    <w:p w:rsidR="00000000" w:rsidDel="00000000" w:rsidP="00000000" w:rsidRDefault="00000000" w:rsidRPr="00000000" w14:paraId="0000011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11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// Create Humidity Characteristic</w:t>
      </w:r>
    </w:p>
    <w:p w:rsidR="00000000" w:rsidDel="00000000" w:rsidP="00000000" w:rsidRDefault="00000000" w:rsidRPr="00000000" w14:paraId="0000011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pHumidityCharacteristic = pService-&gt;createCharacteristic(</w:t>
      </w:r>
    </w:p>
    <w:p w:rsidR="00000000" w:rsidDel="00000000" w:rsidP="00000000" w:rsidRDefault="00000000" w:rsidRPr="00000000" w14:paraId="0000011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CHARACTERISTIC_HUMIDITY_UUID,</w:t>
      </w:r>
    </w:p>
    <w:p w:rsidR="00000000" w:rsidDel="00000000" w:rsidP="00000000" w:rsidRDefault="00000000" w:rsidRPr="00000000" w14:paraId="0000011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BLECharacteristic::PROPERTY_READ | BLECharacteristic::PROPERTY_NOTIFY</w:t>
      </w:r>
    </w:p>
    <w:p w:rsidR="00000000" w:rsidDel="00000000" w:rsidP="00000000" w:rsidRDefault="00000000" w:rsidRPr="00000000" w14:paraId="0000011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);</w:t>
      </w:r>
    </w:p>
    <w:p w:rsidR="00000000" w:rsidDel="00000000" w:rsidP="00000000" w:rsidRDefault="00000000" w:rsidRPr="00000000" w14:paraId="0000011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11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pService-&gt;start();</w:t>
      </w:r>
    </w:p>
    <w:p w:rsidR="00000000" w:rsidDel="00000000" w:rsidP="00000000" w:rsidRDefault="00000000" w:rsidRPr="00000000" w14:paraId="0000011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BLEAdvertising *pAdvertising = BLEDevice::getAdvertising();</w:t>
      </w:r>
    </w:p>
    <w:p w:rsidR="00000000" w:rsidDel="00000000" w:rsidP="00000000" w:rsidRDefault="00000000" w:rsidRPr="00000000" w14:paraId="0000011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pAdvertising-&gt;addServiceUUID(SERVICE_UUID);</w:t>
      </w:r>
    </w:p>
    <w:p w:rsidR="00000000" w:rsidDel="00000000" w:rsidP="00000000" w:rsidRDefault="00000000" w:rsidRPr="00000000" w14:paraId="0000011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pAdvertising-&gt;setScanResponse(true);</w:t>
      </w:r>
    </w:p>
    <w:p w:rsidR="00000000" w:rsidDel="00000000" w:rsidP="00000000" w:rsidRDefault="00000000" w:rsidRPr="00000000" w14:paraId="0000011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pAdvertising-&gt;setMinPreferred(0x06);  // functions that help with iPhone connections issue</w:t>
      </w:r>
    </w:p>
    <w:p w:rsidR="00000000" w:rsidDel="00000000" w:rsidP="00000000" w:rsidRDefault="00000000" w:rsidRPr="00000000" w14:paraId="0000011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pAdvertising-&gt;setMinPreferred(0x12);</w:t>
      </w:r>
    </w:p>
    <w:p w:rsidR="00000000" w:rsidDel="00000000" w:rsidP="00000000" w:rsidRDefault="00000000" w:rsidRPr="00000000" w14:paraId="0000011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BLEDevice::startAdvertising();</w:t>
      </w:r>
    </w:p>
    <w:p w:rsidR="00000000" w:rsidDel="00000000" w:rsidP="00000000" w:rsidRDefault="00000000" w:rsidRPr="00000000" w14:paraId="0000011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Serial.println("BLE service is broadcasting");</w:t>
      </w:r>
    </w:p>
    <w:p w:rsidR="00000000" w:rsidDel="00000000" w:rsidP="00000000" w:rsidRDefault="00000000" w:rsidRPr="00000000" w14:paraId="0000011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2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loop() {</w:t>
      </w:r>
    </w:p>
    <w:p w:rsidR="00000000" w:rsidDel="00000000" w:rsidP="00000000" w:rsidRDefault="00000000" w:rsidRPr="00000000" w14:paraId="0000012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// Update sensor values</w:t>
      </w:r>
    </w:p>
    <w:p w:rsidR="00000000" w:rsidDel="00000000" w:rsidP="00000000" w:rsidRDefault="00000000" w:rsidRPr="00000000" w14:paraId="0000012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float temperature = getTemperature();</w:t>
      </w:r>
    </w:p>
    <w:p w:rsidR="00000000" w:rsidDel="00000000" w:rsidP="00000000" w:rsidRDefault="00000000" w:rsidRPr="00000000" w14:paraId="0000012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float humidity = getHumidity();</w:t>
      </w:r>
    </w:p>
    <w:p w:rsidR="00000000" w:rsidDel="00000000" w:rsidP="00000000" w:rsidRDefault="00000000" w:rsidRPr="00000000" w14:paraId="0000012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12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// Set the new values</w:t>
      </w:r>
    </w:p>
    <w:p w:rsidR="00000000" w:rsidDel="00000000" w:rsidP="00000000" w:rsidRDefault="00000000" w:rsidRPr="00000000" w14:paraId="0000012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pTemperatureCharacteristic-&gt;setValue(temperature);</w:t>
      </w:r>
    </w:p>
    <w:p w:rsidR="00000000" w:rsidDel="00000000" w:rsidP="00000000" w:rsidRDefault="00000000" w:rsidRPr="00000000" w14:paraId="0000012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pHumidityCharacteristic-&gt;setValue(humidity);</w:t>
      </w:r>
    </w:p>
    <w:p w:rsidR="00000000" w:rsidDel="00000000" w:rsidP="00000000" w:rsidRDefault="00000000" w:rsidRPr="00000000" w14:paraId="0000012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12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// Notify clients</w:t>
      </w:r>
    </w:p>
    <w:p w:rsidR="00000000" w:rsidDel="00000000" w:rsidP="00000000" w:rsidRDefault="00000000" w:rsidRPr="00000000" w14:paraId="0000012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pTemperatureCharacteristic-&gt;notify();</w:t>
      </w:r>
    </w:p>
    <w:p w:rsidR="00000000" w:rsidDel="00000000" w:rsidP="00000000" w:rsidRDefault="00000000" w:rsidRPr="00000000" w14:paraId="0000012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pHumidityCharacteristic-&gt;notify();</w:t>
      </w:r>
    </w:p>
    <w:p w:rsidR="00000000" w:rsidDel="00000000" w:rsidP="00000000" w:rsidRDefault="00000000" w:rsidRPr="00000000" w14:paraId="0000012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12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delay(1000); // Update every second</w:t>
      </w:r>
    </w:p>
    <w:p w:rsidR="00000000" w:rsidDel="00000000" w:rsidP="00000000" w:rsidRDefault="00000000" w:rsidRPr="00000000" w14:paraId="0000012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30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4yzlo4gly8o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Detailed Explanation</w:t>
      </w:r>
    </w:p>
    <w:p w:rsidR="00000000" w:rsidDel="00000000" w:rsidP="00000000" w:rsidRDefault="00000000" w:rsidRPr="00000000" w14:paraId="00000131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BLE Initialization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The code initializes BLE with a device name "ESP32_BLE".</w:t>
      </w:r>
    </w:p>
    <w:p w:rsidR="00000000" w:rsidDel="00000000" w:rsidP="00000000" w:rsidRDefault="00000000" w:rsidRPr="00000000" w14:paraId="0000013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Service and Characteristics Creation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A BLE service and two characteristics (Temperature and Humidity) are created with the specified UUIDs.</w:t>
      </w:r>
    </w:p>
    <w:p w:rsidR="00000000" w:rsidDel="00000000" w:rsidP="00000000" w:rsidRDefault="00000000" w:rsidRPr="00000000" w14:paraId="00000133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Simulated Data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Functions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getTemperature()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getHumidity()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simulate sensor data.</w:t>
      </w:r>
    </w:p>
    <w:p w:rsidR="00000000" w:rsidDel="00000000" w:rsidP="00000000" w:rsidRDefault="00000000" w:rsidRPr="00000000" w14:paraId="00000134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Advertising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The BLE service is advertised so it can be discovered by BLE clients like the nRF-Connect app.</w:t>
      </w:r>
    </w:p>
    <w:p w:rsidR="00000000" w:rsidDel="00000000" w:rsidP="00000000" w:rsidRDefault="00000000" w:rsidRPr="00000000" w14:paraId="00000135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 Broadcasting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 the loop, sensor data is updated and broadcasted via the notify property.</w:t>
      </w:r>
    </w:p>
    <w:p w:rsidR="00000000" w:rsidDel="00000000" w:rsidP="00000000" w:rsidRDefault="00000000" w:rsidRPr="00000000" w14:paraId="0000013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 for extra credit exp32 connect with wifi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#include &lt;WiFi.h&gt;</w:t>
      </w:r>
    </w:p>
    <w:p w:rsidR="00000000" w:rsidDel="00000000" w:rsidP="00000000" w:rsidRDefault="00000000" w:rsidRPr="00000000" w14:paraId="0000013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BLECharacteristic *pSSIDCharacteristic;</w:t>
      </w:r>
    </w:p>
    <w:p w:rsidR="00000000" w:rsidDel="00000000" w:rsidP="00000000" w:rsidRDefault="00000000" w:rsidRPr="00000000" w14:paraId="0000013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BLECharacteristic *pPasswordCharacteristic;</w:t>
      </w:r>
    </w:p>
    <w:p w:rsidR="00000000" w:rsidDel="00000000" w:rsidP="00000000" w:rsidRDefault="00000000" w:rsidRPr="00000000" w14:paraId="0000013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connectToWiFi(const char* ssid, const char* password) {</w:t>
      </w:r>
    </w:p>
    <w:p w:rsidR="00000000" w:rsidDel="00000000" w:rsidP="00000000" w:rsidRDefault="00000000" w:rsidRPr="00000000" w14:paraId="0000014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WiFi.begin(ssid, password);</w:t>
      </w:r>
    </w:p>
    <w:p w:rsidR="00000000" w:rsidDel="00000000" w:rsidP="00000000" w:rsidRDefault="00000000" w:rsidRPr="00000000" w14:paraId="0000014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while (WiFi.status() != WL_CONNECTED) {</w:t>
      </w:r>
    </w:p>
    <w:p w:rsidR="00000000" w:rsidDel="00000000" w:rsidP="00000000" w:rsidRDefault="00000000" w:rsidRPr="00000000" w14:paraId="0000014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delay(1000);</w:t>
      </w:r>
    </w:p>
    <w:p w:rsidR="00000000" w:rsidDel="00000000" w:rsidP="00000000" w:rsidRDefault="00000000" w:rsidRPr="00000000" w14:paraId="0000014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Serial.println("Connecting to WiFi...");</w:t>
      </w:r>
    </w:p>
    <w:p w:rsidR="00000000" w:rsidDel="00000000" w:rsidP="00000000" w:rsidRDefault="00000000" w:rsidRPr="00000000" w14:paraId="0000014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4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Serial.println("Connected to WiFi");</w:t>
      </w:r>
    </w:p>
    <w:p w:rsidR="00000000" w:rsidDel="00000000" w:rsidP="00000000" w:rsidRDefault="00000000" w:rsidRPr="00000000" w14:paraId="0000014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4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setup() {</w:t>
      </w:r>
    </w:p>
    <w:p w:rsidR="00000000" w:rsidDel="00000000" w:rsidP="00000000" w:rsidRDefault="00000000" w:rsidRPr="00000000" w14:paraId="0000014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// Existing setup code...</w:t>
      </w:r>
    </w:p>
    <w:p w:rsidR="00000000" w:rsidDel="00000000" w:rsidP="00000000" w:rsidRDefault="00000000" w:rsidRPr="00000000" w14:paraId="0000014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14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// Additional BLE Characteristics for WiFi credentials</w:t>
      </w:r>
    </w:p>
    <w:p w:rsidR="00000000" w:rsidDel="00000000" w:rsidP="00000000" w:rsidRDefault="00000000" w:rsidRPr="00000000" w14:paraId="0000014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pSSIDCharacteristic = pService-&gt;createCharacteristic(</w:t>
      </w:r>
    </w:p>
    <w:p w:rsidR="00000000" w:rsidDel="00000000" w:rsidP="00000000" w:rsidRDefault="00000000" w:rsidRPr="00000000" w14:paraId="0000014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BLEUUID((uint16_t)0xFFFF),</w:t>
      </w:r>
    </w:p>
    <w:p w:rsidR="00000000" w:rsidDel="00000000" w:rsidP="00000000" w:rsidRDefault="00000000" w:rsidRPr="00000000" w14:paraId="0000015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BLECharacteristic::PROPERTY_WRITE</w:t>
      </w:r>
    </w:p>
    <w:p w:rsidR="00000000" w:rsidDel="00000000" w:rsidP="00000000" w:rsidRDefault="00000000" w:rsidRPr="00000000" w14:paraId="0000015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);</w:t>
      </w:r>
    </w:p>
    <w:p w:rsidR="00000000" w:rsidDel="00000000" w:rsidP="00000000" w:rsidRDefault="00000000" w:rsidRPr="00000000" w14:paraId="0000015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</w:t>
      </w:r>
    </w:p>
    <w:p w:rsidR="00000000" w:rsidDel="00000000" w:rsidP="00000000" w:rsidRDefault="00000000" w:rsidRPr="00000000" w14:paraId="0000015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pPasswordCharacteristic = pService-&gt;createCharacteristic(</w:t>
      </w:r>
    </w:p>
    <w:p w:rsidR="00000000" w:rsidDel="00000000" w:rsidP="00000000" w:rsidRDefault="00000000" w:rsidRPr="00000000" w14:paraId="0000015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BLEUUID((uint16_t)0xFFFE),</w:t>
      </w:r>
    </w:p>
    <w:p w:rsidR="00000000" w:rsidDel="00000000" w:rsidP="00000000" w:rsidRDefault="00000000" w:rsidRPr="00000000" w14:paraId="0000015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BLECharacteristic::PROPERTY_WRITE</w:t>
      </w:r>
    </w:p>
    <w:p w:rsidR="00000000" w:rsidDel="00000000" w:rsidP="00000000" w:rsidRDefault="00000000" w:rsidRPr="00000000" w14:paraId="0000015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);</w:t>
      </w:r>
    </w:p>
    <w:p w:rsidR="00000000" w:rsidDel="00000000" w:rsidP="00000000" w:rsidRDefault="00000000" w:rsidRPr="00000000" w14:paraId="0000015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// Add callback for when WiFi credentials are received</w:t>
      </w:r>
    </w:p>
    <w:p w:rsidR="00000000" w:rsidDel="00000000" w:rsidP="00000000" w:rsidRDefault="00000000" w:rsidRPr="00000000" w14:paraId="0000015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pSSIDCharacteristic-&gt;setCallbacks(new WiFiCallback());</w:t>
      </w:r>
    </w:p>
    <w:p w:rsidR="00000000" w:rsidDel="00000000" w:rsidP="00000000" w:rsidRDefault="00000000" w:rsidRPr="00000000" w14:paraId="0000015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pPasswordCharacteristic-&gt;setCallbacks(new WiFiCallback());</w:t>
      </w:r>
    </w:p>
    <w:p w:rsidR="00000000" w:rsidDel="00000000" w:rsidP="00000000" w:rsidRDefault="00000000" w:rsidRPr="00000000" w14:paraId="0000015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5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WiFiCallback: public BLECharacteristicCallbacks {</w:t>
      </w:r>
    </w:p>
    <w:p w:rsidR="00000000" w:rsidDel="00000000" w:rsidP="00000000" w:rsidRDefault="00000000" w:rsidRPr="00000000" w14:paraId="0000015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void onWrite(BLECharacteristic *pCharacteristic) {</w:t>
      </w:r>
    </w:p>
    <w:p w:rsidR="00000000" w:rsidDel="00000000" w:rsidP="00000000" w:rsidRDefault="00000000" w:rsidRPr="00000000" w14:paraId="0000015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std::string value = pCharacteristic-&gt;getValue();</w:t>
      </w:r>
    </w:p>
    <w:p w:rsidR="00000000" w:rsidDel="00000000" w:rsidP="00000000" w:rsidRDefault="00000000" w:rsidRPr="00000000" w14:paraId="0000016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 (pCharacteristic == pSSIDCharacteristic) {</w:t>
      </w:r>
    </w:p>
    <w:p w:rsidR="00000000" w:rsidDel="00000000" w:rsidP="00000000" w:rsidRDefault="00000000" w:rsidRPr="00000000" w14:paraId="0000016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ssid = value.c_str();</w:t>
      </w:r>
    </w:p>
    <w:p w:rsidR="00000000" w:rsidDel="00000000" w:rsidP="00000000" w:rsidRDefault="00000000" w:rsidRPr="00000000" w14:paraId="0000016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 else if (pCharacteristic == pPasswordCharacteristic) {</w:t>
      </w:r>
    </w:p>
    <w:p w:rsidR="00000000" w:rsidDel="00000000" w:rsidP="00000000" w:rsidRDefault="00000000" w:rsidRPr="00000000" w14:paraId="0000016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password = value.c_str();</w:t>
      </w:r>
    </w:p>
    <w:p w:rsidR="00000000" w:rsidDel="00000000" w:rsidP="00000000" w:rsidRDefault="00000000" w:rsidRPr="00000000" w14:paraId="0000016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6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 (ssid.length() &gt; 0 &amp;&amp; password.length() &gt; 0) {</w:t>
      </w:r>
    </w:p>
    <w:p w:rsidR="00000000" w:rsidDel="00000000" w:rsidP="00000000" w:rsidRDefault="00000000" w:rsidRPr="00000000" w14:paraId="0000016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connectToWiFi(ssid.c_str(), password.c_str());</w:t>
      </w:r>
    </w:p>
    <w:p w:rsidR="00000000" w:rsidDel="00000000" w:rsidP="00000000" w:rsidRDefault="00000000" w:rsidRPr="00000000" w14:paraId="0000016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6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6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};</w:t>
      </w:r>
    </w:p>
    <w:p w:rsidR="00000000" w:rsidDel="00000000" w:rsidP="00000000" w:rsidRDefault="00000000" w:rsidRPr="00000000" w14:paraId="0000016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loop() {</w:t>
      </w:r>
    </w:p>
    <w:p w:rsidR="00000000" w:rsidDel="00000000" w:rsidP="00000000" w:rsidRDefault="00000000" w:rsidRPr="00000000" w14:paraId="0000016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// Existing loop code...</w:t>
      </w:r>
    </w:p>
    <w:p w:rsidR="00000000" w:rsidDel="00000000" w:rsidP="00000000" w:rsidRDefault="00000000" w:rsidRPr="00000000" w14:paraId="0000016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7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 for esp32 simple wifi server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005c5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&lt;WiFi.h&gt;</w:t>
      </w:r>
    </w:p>
    <w:p w:rsidR="00000000" w:rsidDel="00000000" w:rsidP="00000000" w:rsidRDefault="00000000" w:rsidRPr="00000000" w14:paraId="00000174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*ssid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"My 3V"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*password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"12345678"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ledPin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NetworkServer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B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115200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ledPin, OUTPUT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set the LED pin mode</w:t>
      </w:r>
    </w:p>
    <w:p w:rsidR="00000000" w:rsidDel="00000000" w:rsidP="00000000" w:rsidRDefault="00000000" w:rsidRPr="00000000" w14:paraId="0000017D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We start by connecting to a WiFi network</w:t>
      </w:r>
    </w:p>
    <w:p w:rsidR="00000000" w:rsidDel="00000000" w:rsidP="00000000" w:rsidRDefault="00000000" w:rsidRPr="00000000" w14:paraId="00000181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"Connecting to 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ssid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WiFi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ssid, password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WiFi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!= WL_CONNECTED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A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D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"WiFi connected."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"IP address: 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WiFi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localIP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5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7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NetworkClient client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listen for incoming clients</w:t>
      </w:r>
    </w:p>
    <w:p w:rsidR="00000000" w:rsidDel="00000000" w:rsidP="00000000" w:rsidRDefault="00000000" w:rsidRPr="00000000" w14:paraId="00000198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             // if you get a client,</w:t>
      </w:r>
    </w:p>
    <w:p w:rsidR="00000000" w:rsidDel="00000000" w:rsidP="00000000" w:rsidRDefault="00000000" w:rsidRPr="00000000" w14:paraId="0000019A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"New Client."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print a message out the serial port</w:t>
      </w:r>
    </w:p>
    <w:p w:rsidR="00000000" w:rsidDel="00000000" w:rsidP="00000000" w:rsidRDefault="00000000" w:rsidRPr="00000000" w14:paraId="0000019B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String currentLine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// make a String to hold incoming data from the client</w:t>
      </w:r>
    </w:p>
    <w:p w:rsidR="00000000" w:rsidDel="00000000" w:rsidP="00000000" w:rsidRDefault="00000000" w:rsidRPr="00000000" w14:paraId="0000019C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connected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// loop while the client's connected</w:t>
      </w:r>
    </w:p>
    <w:p w:rsidR="00000000" w:rsidDel="00000000" w:rsidP="00000000" w:rsidRDefault="00000000" w:rsidRPr="00000000" w14:paraId="0000019D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// if there's bytes to read from the client,</w:t>
      </w:r>
    </w:p>
    <w:p w:rsidR="00000000" w:rsidDel="00000000" w:rsidP="00000000" w:rsidRDefault="00000000" w:rsidRPr="00000000" w14:paraId="0000019E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c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// read a byte, then</w:t>
      </w:r>
    </w:p>
    <w:p w:rsidR="00000000" w:rsidDel="00000000" w:rsidP="00000000" w:rsidRDefault="00000000" w:rsidRPr="00000000" w14:paraId="0000019F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    // print it out the serial monitor</w:t>
      </w:r>
    </w:p>
    <w:p w:rsidR="00000000" w:rsidDel="00000000" w:rsidP="00000000" w:rsidRDefault="00000000" w:rsidRPr="00000000" w14:paraId="000001A0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c == '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    // if the byte is a newline character</w:t>
      </w:r>
    </w:p>
    <w:p w:rsidR="00000000" w:rsidDel="00000000" w:rsidP="00000000" w:rsidRDefault="00000000" w:rsidRPr="00000000" w14:paraId="000001A1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  // if the current line is blank, you got two newline characters in a row.</w:t>
      </w:r>
    </w:p>
    <w:p w:rsidR="00000000" w:rsidDel="00000000" w:rsidP="00000000" w:rsidRDefault="00000000" w:rsidRPr="00000000" w14:paraId="000001A3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  // that's the end of the client HTTP request, so send a response:</w:t>
      </w:r>
    </w:p>
    <w:p w:rsidR="00000000" w:rsidDel="00000000" w:rsidP="00000000" w:rsidRDefault="00000000" w:rsidRPr="00000000" w14:paraId="000001A4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5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    // HTTP headers always start with a response code (e.g. HTTP/1.1 200 OK)</w:t>
      </w:r>
    </w:p>
    <w:p w:rsidR="00000000" w:rsidDel="00000000" w:rsidP="00000000" w:rsidRDefault="00000000" w:rsidRPr="00000000" w14:paraId="000001A6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    // and a content-type so the client knows what's coming, then a blank line:</w:t>
      </w:r>
    </w:p>
    <w:p w:rsidR="00000000" w:rsidDel="00000000" w:rsidP="00000000" w:rsidRDefault="00000000" w:rsidRPr="00000000" w14:paraId="000001A7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"HTTP/1.1 200 OK"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"Content-type:text/html"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    // the content of the HTTP response follows the header:</w:t>
      </w:r>
    </w:p>
    <w:p w:rsidR="00000000" w:rsidDel="00000000" w:rsidP="00000000" w:rsidRDefault="00000000" w:rsidRPr="00000000" w14:paraId="000001AC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"Click &lt;a href=\"/H\"&gt;here&lt;/a&gt; to turn the LED on pin 5 on.&lt;br&gt;"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"Click &lt;a href=\"/L\"&gt;here&lt;/a&gt; to turn the LED on pin 5 off.&lt;br&gt;"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    // The HTTP response ends with another blank line:</w:t>
      </w:r>
    </w:p>
    <w:p w:rsidR="00000000" w:rsidDel="00000000" w:rsidP="00000000" w:rsidRDefault="00000000" w:rsidRPr="00000000" w14:paraId="000001B0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    // break out of the while loop:</w:t>
      </w:r>
    </w:p>
    <w:p w:rsidR="00000000" w:rsidDel="00000000" w:rsidP="00000000" w:rsidRDefault="00000000" w:rsidRPr="00000000" w14:paraId="000001B2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if you got a newline, then clear currentLine:</w:t>
      </w:r>
    </w:p>
    <w:p w:rsidR="00000000" w:rsidDel="00000000" w:rsidP="00000000" w:rsidRDefault="00000000" w:rsidRPr="00000000" w14:paraId="000001B4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  currentLine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6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c != '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\r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if you got anything else but a carriage return character,</w:t>
      </w:r>
    </w:p>
    <w:p w:rsidR="00000000" w:rsidDel="00000000" w:rsidP="00000000" w:rsidRDefault="00000000" w:rsidRPr="00000000" w14:paraId="000001B7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currentLine += c;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// add it to the end of the currentLine</w:t>
      </w:r>
    </w:p>
    <w:p w:rsidR="00000000" w:rsidDel="00000000" w:rsidP="00000000" w:rsidRDefault="00000000" w:rsidRPr="00000000" w14:paraId="000001B8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9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// Check to see if the client request was "GET /H" or "GET /L":</w:t>
      </w:r>
    </w:p>
    <w:p w:rsidR="00000000" w:rsidDel="00000000" w:rsidP="00000000" w:rsidRDefault="00000000" w:rsidRPr="00000000" w14:paraId="000001BB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endsWith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"GET /H"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C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ledPin, 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GET /H turns the LED on</w:t>
      </w:r>
    </w:p>
    <w:p w:rsidR="00000000" w:rsidDel="00000000" w:rsidP="00000000" w:rsidRDefault="00000000" w:rsidRPr="00000000" w14:paraId="000001BD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E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endsWith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"GET /L"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F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ledPin, LOW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GET /L turns the LED off</w:t>
      </w:r>
    </w:p>
    <w:p w:rsidR="00000000" w:rsidDel="00000000" w:rsidP="00000000" w:rsidRDefault="00000000" w:rsidRPr="00000000" w14:paraId="000001C0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1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2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3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// close the connection:</w:t>
      </w:r>
    </w:p>
    <w:p w:rsidR="00000000" w:rsidDel="00000000" w:rsidP="00000000" w:rsidRDefault="00000000" w:rsidRPr="00000000" w14:paraId="000001C4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stop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"Client Disconnected."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7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8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 for esp32 wifiaccesspoint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005c5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&lt;WiFi.h&gt;</w:t>
      </w:r>
    </w:p>
    <w:p w:rsidR="00000000" w:rsidDel="00000000" w:rsidP="00000000" w:rsidRDefault="00000000" w:rsidRPr="00000000" w14:paraId="000001CC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005c5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&lt;NetworkClient.h&gt;</w:t>
      </w:r>
    </w:p>
    <w:p w:rsidR="00000000" w:rsidDel="00000000" w:rsidP="00000000" w:rsidRDefault="00000000" w:rsidRPr="00000000" w14:paraId="000001CD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005c5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&lt;WiFiAP.h&gt;</w:t>
      </w:r>
    </w:p>
    <w:p w:rsidR="00000000" w:rsidDel="00000000" w:rsidP="00000000" w:rsidRDefault="00000000" w:rsidRPr="00000000" w14:paraId="000001CE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d354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#ifndef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LED_BUILTIN</w:t>
      </w:r>
    </w:p>
    <w:p w:rsidR="00000000" w:rsidDel="00000000" w:rsidP="00000000" w:rsidRDefault="00000000" w:rsidRPr="00000000" w14:paraId="000001D0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LED_BUILTIN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Set the GPIO pin where you connected your test LED or comment this line out if your dev board has a built-in LED</w:t>
      </w:r>
    </w:p>
    <w:p w:rsidR="00000000" w:rsidDel="00000000" w:rsidP="00000000" w:rsidRDefault="00000000" w:rsidRPr="00000000" w14:paraId="000001D1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728e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#endif</w:t>
      </w:r>
    </w:p>
    <w:p w:rsidR="00000000" w:rsidDel="00000000" w:rsidP="00000000" w:rsidRDefault="00000000" w:rsidRPr="00000000" w14:paraId="000001D2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// Set these to your desired credentials.</w:t>
      </w:r>
    </w:p>
    <w:p w:rsidR="00000000" w:rsidDel="00000000" w:rsidP="00000000" w:rsidRDefault="00000000" w:rsidRPr="00000000" w14:paraId="000001D4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*ssid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"ESP-32"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*password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"ESP32@832"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NetworkServer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A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LED_BUILTIN, OUTPUT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115200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E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"Configuring access point..."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F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You can remove the password parameter if you want the AP to be open.</w:t>
      </w:r>
    </w:p>
    <w:p w:rsidR="00000000" w:rsidDel="00000000" w:rsidP="00000000" w:rsidRDefault="00000000" w:rsidRPr="00000000" w14:paraId="000001E1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a valid password must have more than 7 characters</w:t>
      </w:r>
    </w:p>
    <w:p w:rsidR="00000000" w:rsidDel="00000000" w:rsidP="00000000" w:rsidRDefault="00000000" w:rsidRPr="00000000" w14:paraId="000001E2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WiFi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softAP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ssid, password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3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log_e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"Soft AP creation failed."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5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6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IPAddress myIP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WiFi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softAPIP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"AP IP address: 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myIP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"Server started"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D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F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NetworkClient client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listen for incoming clients</w:t>
      </w:r>
    </w:p>
    <w:p w:rsidR="00000000" w:rsidDel="00000000" w:rsidP="00000000" w:rsidRDefault="00000000" w:rsidRPr="00000000" w14:paraId="000001F0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             // if you get a client,</w:t>
      </w:r>
    </w:p>
    <w:p w:rsidR="00000000" w:rsidDel="00000000" w:rsidP="00000000" w:rsidRDefault="00000000" w:rsidRPr="00000000" w14:paraId="000001F2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"New Client."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print a message out the serial port</w:t>
      </w:r>
    </w:p>
    <w:p w:rsidR="00000000" w:rsidDel="00000000" w:rsidP="00000000" w:rsidRDefault="00000000" w:rsidRPr="00000000" w14:paraId="000001F3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String currentLine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// make a String to hold incoming data from the client</w:t>
      </w:r>
    </w:p>
    <w:p w:rsidR="00000000" w:rsidDel="00000000" w:rsidP="00000000" w:rsidRDefault="00000000" w:rsidRPr="00000000" w14:paraId="000001F4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connected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// loop while the client's connected</w:t>
      </w:r>
    </w:p>
    <w:p w:rsidR="00000000" w:rsidDel="00000000" w:rsidP="00000000" w:rsidRDefault="00000000" w:rsidRPr="00000000" w14:paraId="000001F5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// if there's bytes to read from the client,</w:t>
      </w:r>
    </w:p>
    <w:p w:rsidR="00000000" w:rsidDel="00000000" w:rsidP="00000000" w:rsidRDefault="00000000" w:rsidRPr="00000000" w14:paraId="000001F6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c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// read a byte, then</w:t>
      </w:r>
    </w:p>
    <w:p w:rsidR="00000000" w:rsidDel="00000000" w:rsidP="00000000" w:rsidRDefault="00000000" w:rsidRPr="00000000" w14:paraId="000001F7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    // print it out the serial monitor</w:t>
      </w:r>
    </w:p>
    <w:p w:rsidR="00000000" w:rsidDel="00000000" w:rsidP="00000000" w:rsidRDefault="00000000" w:rsidRPr="00000000" w14:paraId="000001F8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c == '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    // if the byte is a newline character</w:t>
      </w:r>
    </w:p>
    <w:p w:rsidR="00000000" w:rsidDel="00000000" w:rsidP="00000000" w:rsidRDefault="00000000" w:rsidRPr="00000000" w14:paraId="000001F9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  // if the current line is blank, you got two newline characters in a row.</w:t>
      </w:r>
    </w:p>
    <w:p w:rsidR="00000000" w:rsidDel="00000000" w:rsidP="00000000" w:rsidRDefault="00000000" w:rsidRPr="00000000" w14:paraId="000001FB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  // that's the end of the client HTTP request, so send a response:</w:t>
      </w:r>
    </w:p>
    <w:p w:rsidR="00000000" w:rsidDel="00000000" w:rsidP="00000000" w:rsidRDefault="00000000" w:rsidRPr="00000000" w14:paraId="000001FC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D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    // HTTP headers always start with a response code (e.g. HTTP/1.1 200 OK)</w:t>
      </w:r>
    </w:p>
    <w:p w:rsidR="00000000" w:rsidDel="00000000" w:rsidP="00000000" w:rsidRDefault="00000000" w:rsidRPr="00000000" w14:paraId="000001FE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    // and a content-type so the client knows what's coming, then a blank line:</w:t>
      </w:r>
    </w:p>
    <w:p w:rsidR="00000000" w:rsidDel="00000000" w:rsidP="00000000" w:rsidRDefault="00000000" w:rsidRPr="00000000" w14:paraId="000001FF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"HTTP/1.1 200 OK"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"Content-type:text/html"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1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    // the content of the HTTP response follows the header:</w:t>
      </w:r>
    </w:p>
    <w:p w:rsidR="00000000" w:rsidDel="00000000" w:rsidP="00000000" w:rsidRDefault="00000000" w:rsidRPr="00000000" w14:paraId="00000204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"Click &lt;a href=\"/H\"&gt;here&lt;/a&gt; to turn ON the LED.&lt;br&gt;"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5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"Click &lt;a href=\"/L\"&gt;here&lt;/a&gt; to turn OFF the LED.&lt;br&gt;"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    // The HTTP response ends with another blank line:</w:t>
      </w:r>
    </w:p>
    <w:p w:rsidR="00000000" w:rsidDel="00000000" w:rsidP="00000000" w:rsidRDefault="00000000" w:rsidRPr="00000000" w14:paraId="00000208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    // break out of the while loop:</w:t>
      </w:r>
    </w:p>
    <w:p w:rsidR="00000000" w:rsidDel="00000000" w:rsidP="00000000" w:rsidRDefault="00000000" w:rsidRPr="00000000" w14:paraId="0000020A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if you got a newline, then clear currentLine:</w:t>
      </w:r>
    </w:p>
    <w:p w:rsidR="00000000" w:rsidDel="00000000" w:rsidP="00000000" w:rsidRDefault="00000000" w:rsidRPr="00000000" w14:paraId="0000020C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  currentLine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E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c != '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\r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if you got anything else but a carriage return character,</w:t>
      </w:r>
    </w:p>
    <w:p w:rsidR="00000000" w:rsidDel="00000000" w:rsidP="00000000" w:rsidRDefault="00000000" w:rsidRPr="00000000" w14:paraId="0000020F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currentLine += c;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// add it to the end of the currentLine</w:t>
      </w:r>
    </w:p>
    <w:p w:rsidR="00000000" w:rsidDel="00000000" w:rsidP="00000000" w:rsidRDefault="00000000" w:rsidRPr="00000000" w14:paraId="00000210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1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// Check to see if the client request was "GET /H" or "GET /L":</w:t>
      </w:r>
    </w:p>
    <w:p w:rsidR="00000000" w:rsidDel="00000000" w:rsidP="00000000" w:rsidRDefault="00000000" w:rsidRPr="00000000" w14:paraId="00000213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endsWith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"GET /H"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4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LED_BUILTIN, 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GET /H turns the LED on</w:t>
      </w:r>
    </w:p>
    <w:p w:rsidR="00000000" w:rsidDel="00000000" w:rsidP="00000000" w:rsidRDefault="00000000" w:rsidRPr="00000000" w14:paraId="00000215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6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endsWith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"GET /L"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7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LED_BUILTIN, LOW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GET /L turns the LED off</w:t>
      </w:r>
    </w:p>
    <w:p w:rsidR="00000000" w:rsidDel="00000000" w:rsidP="00000000" w:rsidRDefault="00000000" w:rsidRPr="00000000" w14:paraId="00000218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9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A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B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// close the connection:</w:t>
      </w:r>
    </w:p>
    <w:p w:rsidR="00000000" w:rsidDel="00000000" w:rsidP="00000000" w:rsidRDefault="00000000" w:rsidRPr="00000000" w14:paraId="0000021C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stop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D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"Client Disconnected."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F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0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 esp32 connecting with bluetooth: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005c5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"BluetoothSerial.h"</w:t>
      </w:r>
    </w:p>
    <w:p w:rsidR="00000000" w:rsidDel="00000000" w:rsidP="00000000" w:rsidRDefault="00000000" w:rsidRPr="00000000" w14:paraId="00000224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BluetoothSerial serialBT;</w:t>
      </w:r>
    </w:p>
    <w:p w:rsidR="00000000" w:rsidDel="00000000" w:rsidP="00000000" w:rsidRDefault="00000000" w:rsidRPr="00000000" w14:paraId="00000226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cmd;</w:t>
      </w:r>
    </w:p>
    <w:p w:rsidR="00000000" w:rsidDel="00000000" w:rsidP="00000000" w:rsidRDefault="00000000" w:rsidRPr="00000000" w14:paraId="00000227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29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serialBT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"Esp32-BT"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A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OUTPUT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B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D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2F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serialBT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230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cmd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serialBT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2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cmd == '1'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33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HIGH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4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5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cmd == '0'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36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LOW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7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8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3A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 for connecting esp32 with n-RF app</w:t>
      </w:r>
    </w:p>
    <w:p w:rsidR="00000000" w:rsidDel="00000000" w:rsidP="00000000" w:rsidRDefault="00000000" w:rsidRPr="00000000" w14:paraId="0000023E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005c5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&lt;BLEDevice.h&gt;</w:t>
      </w:r>
    </w:p>
    <w:p w:rsidR="00000000" w:rsidDel="00000000" w:rsidP="00000000" w:rsidRDefault="00000000" w:rsidRPr="00000000" w14:paraId="00000240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005c5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&lt;BLEServer.h&gt;</w:t>
      </w:r>
    </w:p>
    <w:p w:rsidR="00000000" w:rsidDel="00000000" w:rsidP="00000000" w:rsidRDefault="00000000" w:rsidRPr="00000000" w14:paraId="00000241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005c5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&lt;BLEUtils.h&gt;</w:t>
      </w:r>
    </w:p>
    <w:p w:rsidR="00000000" w:rsidDel="00000000" w:rsidP="00000000" w:rsidRDefault="00000000" w:rsidRPr="00000000" w14:paraId="00000242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005c5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&lt;BLE2902.h&gt;</w:t>
      </w:r>
    </w:p>
    <w:p w:rsidR="00000000" w:rsidDel="00000000" w:rsidP="00000000" w:rsidRDefault="00000000" w:rsidRPr="00000000" w14:paraId="00000243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BLECharacteristic *pCharacteristic;</w:t>
      </w:r>
    </w:p>
    <w:p w:rsidR="00000000" w:rsidDel="00000000" w:rsidP="00000000" w:rsidRDefault="00000000" w:rsidRPr="00000000" w14:paraId="00000245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deviceConnected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6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txValue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7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005c5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SERVICE_UUID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"00000002-0000-0000-FDFD-FDFDFDFDFDFD"</w:t>
      </w:r>
    </w:p>
    <w:p w:rsidR="00000000" w:rsidDel="00000000" w:rsidP="00000000" w:rsidRDefault="00000000" w:rsidRPr="00000000" w14:paraId="00000249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005c5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CHARACTERISTIC_UUID_TX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"00000002-0000-0000-FDFD-FDFDFDFDFDFD"</w:t>
      </w:r>
    </w:p>
    <w:p w:rsidR="00000000" w:rsidDel="00000000" w:rsidP="00000000" w:rsidRDefault="00000000" w:rsidRPr="00000000" w14:paraId="0000024A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MyServerCallbacks :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BLEServerCallbacks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4C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onConnect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BLEServer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pServer)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4D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deviceConnected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E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F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onDisconnect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BLEServer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pServer)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1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deviceConnected =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2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3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4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6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9600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7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Create the BLE Device</w:t>
      </w:r>
    </w:p>
    <w:p w:rsidR="00000000" w:rsidDel="00000000" w:rsidP="00000000" w:rsidRDefault="00000000" w:rsidRPr="00000000" w14:paraId="00000259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BLEDevice::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"ESP32"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A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Create the BLE Server</w:t>
      </w:r>
    </w:p>
    <w:p w:rsidR="00000000" w:rsidDel="00000000" w:rsidP="00000000" w:rsidRDefault="00000000" w:rsidRPr="00000000" w14:paraId="0000025C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BLEServer *pServer = BLEDevice::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createServer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D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pServer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setCallbacks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MyServerCallbacks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E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Create the BLE Service</w:t>
      </w:r>
    </w:p>
    <w:p w:rsidR="00000000" w:rsidDel="00000000" w:rsidP="00000000" w:rsidRDefault="00000000" w:rsidRPr="00000000" w14:paraId="00000260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BLEService *pService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pServer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createService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SERVICE_UUID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1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Create a BLE Characteristic</w:t>
      </w:r>
    </w:p>
    <w:p w:rsidR="00000000" w:rsidDel="00000000" w:rsidP="00000000" w:rsidRDefault="00000000" w:rsidRPr="00000000" w14:paraId="00000262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pCharacteristic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pService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createCharacteristic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63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CHARACTERISTIC_UUID_TX,</w:t>
      </w:r>
    </w:p>
    <w:p w:rsidR="00000000" w:rsidDel="00000000" w:rsidP="00000000" w:rsidRDefault="00000000" w:rsidRPr="00000000" w14:paraId="00000264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BLECharacteristic::PROPERTY_NOTIFY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5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//BLE2902 needed to notify</w:t>
      </w:r>
    </w:p>
    <w:p w:rsidR="00000000" w:rsidDel="00000000" w:rsidP="00000000" w:rsidRDefault="00000000" w:rsidRPr="00000000" w14:paraId="00000267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pCharacteristic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addDescriptor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BLE2902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9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Start the service</w:t>
      </w:r>
    </w:p>
    <w:p w:rsidR="00000000" w:rsidDel="00000000" w:rsidP="00000000" w:rsidRDefault="00000000" w:rsidRPr="00000000" w14:paraId="0000026B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pService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C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 Start advertising</w:t>
      </w:r>
    </w:p>
    <w:p w:rsidR="00000000" w:rsidDel="00000000" w:rsidP="00000000" w:rsidRDefault="00000000" w:rsidRPr="00000000" w14:paraId="0000026E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pServer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getAdvertising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0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"Waiting for a client connection to notify..."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2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3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75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deviceConnected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76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txValue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7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// Conversion of txValue</w:t>
      </w:r>
    </w:p>
    <w:p w:rsidR="00000000" w:rsidDel="00000000" w:rsidP="00000000" w:rsidRDefault="00000000" w:rsidRPr="00000000" w14:paraId="00000279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txString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7A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dtostrf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txValue,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, txString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B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//Setting the value to the characteristic</w:t>
      </w:r>
    </w:p>
    <w:p w:rsidR="00000000" w:rsidDel="00000000" w:rsidP="00000000" w:rsidRDefault="00000000" w:rsidRPr="00000000" w14:paraId="0000027D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pCharacteristic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setValue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txString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E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//Notifying the connected client</w:t>
      </w:r>
    </w:p>
    <w:p w:rsidR="00000000" w:rsidDel="00000000" w:rsidP="00000000" w:rsidRDefault="00000000" w:rsidRPr="00000000" w14:paraId="00000280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pCharacteristic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notify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1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"Sent value: "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txString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2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3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4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5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b w:val="1"/>
          <w:color w:val="4e5b6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hd w:fill="ffffff" w:val="clear"/>
        <w:spacing w:after="240" w:before="240" w:line="325.71428571428567" w:lineRule="auto"/>
        <w:rPr>
          <w:rFonts w:ascii="Times New Roman" w:cs="Times New Roman" w:eastAsia="Times New Roman" w:hAnsi="Times New Roman"/>
          <w:b w:val="1"/>
          <w:color w:val="4e5b6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e5b61"/>
          <w:sz w:val="28"/>
          <w:szCs w:val="28"/>
          <w:u w:val="single"/>
          <w:rtl w:val="0"/>
        </w:rPr>
        <w:t xml:space="preserve">Code to measure temprature &amp; humidity using DHT11 </w:t>
      </w:r>
    </w:p>
    <w:p w:rsidR="00000000" w:rsidDel="00000000" w:rsidP="00000000" w:rsidRDefault="00000000" w:rsidRPr="00000000" w14:paraId="00000287">
      <w:pPr>
        <w:shd w:fill="ffffff" w:val="clear"/>
        <w:spacing w:after="240" w:before="240" w:line="325.71428571428567" w:lineRule="auto"/>
        <w:rPr>
          <w:rFonts w:ascii="Times New Roman" w:cs="Times New Roman" w:eastAsia="Times New Roman" w:hAnsi="Times New Roman"/>
          <w:color w:val="4e5b6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005c5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"DHT.h"</w:t>
      </w:r>
    </w:p>
    <w:p w:rsidR="00000000" w:rsidDel="00000000" w:rsidP="00000000" w:rsidRDefault="00000000" w:rsidRPr="00000000" w14:paraId="00000289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DPIN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//Pin to connect DHT sensor (GPIO number)</w:t>
      </w:r>
    </w:p>
    <w:p w:rsidR="00000000" w:rsidDel="00000000" w:rsidP="00000000" w:rsidRDefault="00000000" w:rsidRPr="00000000" w14:paraId="0000028B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28e0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DHT11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// Define DHT 11 or DHT22 sensor type</w:t>
      </w:r>
    </w:p>
    <w:p w:rsidR="00000000" w:rsidDel="00000000" w:rsidP="00000000" w:rsidRDefault="00000000" w:rsidRPr="00000000" w14:paraId="0000028C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DHT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dht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DPIN,DTYPE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E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90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9600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1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dht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2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3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95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6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tc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dht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readTemperature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//Read temperature in C</w:t>
      </w:r>
    </w:p>
    <w:p w:rsidR="00000000" w:rsidDel="00000000" w:rsidP="00000000" w:rsidRDefault="00000000" w:rsidRPr="00000000" w14:paraId="00000298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tf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dht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readTemperature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//Read Temperature in F</w:t>
      </w:r>
    </w:p>
    <w:p w:rsidR="00000000" w:rsidDel="00000000" w:rsidP="00000000" w:rsidRDefault="00000000" w:rsidRPr="00000000" w14:paraId="00000299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95a5a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979d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hu =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dht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readHumidity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5a5a6"/>
          <w:sz w:val="21"/>
          <w:szCs w:val="21"/>
          <w:rtl w:val="0"/>
        </w:rPr>
        <w:t xml:space="preserve">          //Read Humidity</w:t>
      </w:r>
    </w:p>
    <w:p w:rsidR="00000000" w:rsidDel="00000000" w:rsidP="00000000" w:rsidRDefault="00000000" w:rsidRPr="00000000" w14:paraId="0000029A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"Temp: 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C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tc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D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 C, 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E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tf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F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 F, Hum: 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0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hu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1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e5b6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35400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5c5f"/>
          <w:sz w:val="21"/>
          <w:szCs w:val="21"/>
          <w:rtl w:val="0"/>
        </w:rPr>
        <w:t xml:space="preserve">"%"</w:t>
      </w: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e5b6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2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434f5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34f5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3">
      <w:pPr>
        <w:shd w:fill="ffffff" w:val="clear"/>
        <w:spacing w:after="240" w:before="240" w:line="325.71428571428567" w:lineRule="auto"/>
        <w:rPr>
          <w:rFonts w:ascii="Times New Roman" w:cs="Times New Roman" w:eastAsia="Times New Roman" w:hAnsi="Times New Roman"/>
          <w:color w:val="4e5b6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after="240" w:before="240" w:lineRule="auto"/>
        <w:rPr>
          <w:rFonts w:ascii="Courier New" w:cs="Courier New" w:eastAsia="Courier New" w:hAnsi="Courier New"/>
          <w:color w:val="4e5b6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jc w:val="left"/>
        <w:rPr>
          <w:rFonts w:ascii="Times New Roman" w:cs="Times New Roman" w:eastAsia="Times New Roman" w:hAnsi="Times New Roman"/>
          <w:sz w:val="80"/>
          <w:szCs w:val="80"/>
        </w:rPr>
      </w:pPr>
      <w:r w:rsidDel="00000000" w:rsidR="00000000" w:rsidRPr="00000000">
        <w:rPr>
          <w:rtl w:val="0"/>
        </w:rPr>
      </w:r>
      <w:del w:author="Aditya singh Rajawat" w:id="0" w:date="2024-07-13T04:33:43Z">
        <w:r w:rsidDel="00000000" w:rsidR="00000000" w:rsidRPr="00000000">
          <w:drawing>
            <wp:anchor allowOverlap="1" behindDoc="0" distB="685800" distT="685800" distL="685800" distR="685800" hidden="0" layoutInCell="1" locked="0" relativeHeight="0" simplePos="0">
              <wp:simplePos x="0" y="0"/>
              <wp:positionH relativeFrom="column">
                <wp:posOffset>-400049</wp:posOffset>
              </wp:positionH>
              <wp:positionV relativeFrom="paragraph">
                <wp:posOffset>1668918</wp:posOffset>
              </wp:positionV>
              <wp:extent cx="3695700" cy="4586288"/>
              <wp:effectExtent b="0" l="0" r="0" t="0"/>
              <wp:wrapTopAndBottom distB="685800" distT="685800"/>
              <wp:docPr id="22" name="image12.jpg"/>
              <a:graphic>
                <a:graphicData uri="http://schemas.openxmlformats.org/drawingml/2006/picture">
                  <pic:pic>
                    <pic:nvPicPr>
                      <pic:cNvPr id="0" name="image12.jpg"/>
                      <pic:cNvPicPr preferRelativeResize="0"/>
                    </pic:nvPicPr>
                    <pic:blipFill>
                      <a:blip r:embed="rId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95700" cy="458628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w:r>
      </w:del>
    </w:p>
    <w:p w:rsidR="00000000" w:rsidDel="00000000" w:rsidP="00000000" w:rsidRDefault="00000000" w:rsidRPr="00000000" w14:paraId="000002AE">
      <w:pPr>
        <w:jc w:val="center"/>
        <w:rPr>
          <w:rFonts w:ascii="Times New Roman" w:cs="Times New Roman" w:eastAsia="Times New Roman" w:hAnsi="Times New Roman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u w:val="single"/>
          <w:rtl w:val="0"/>
        </w:rPr>
        <w:t xml:space="preserve">Output, Screenshot &amp; Videos</w:t>
      </w:r>
      <w:r w:rsidDel="00000000" w:rsidR="00000000" w:rsidRPr="00000000">
        <w:rPr>
          <w:rFonts w:ascii="Times New Roman" w:cs="Times New Roman" w:eastAsia="Times New Roman" w:hAnsi="Times New Roman"/>
          <w:sz w:val="60"/>
          <w:szCs w:val="60"/>
          <w:rtl w:val="0"/>
        </w:rPr>
        <w:t xml:space="preserve"> </w:t>
      </w:r>
    </w:p>
    <w:p w:rsidR="00000000" w:rsidDel="00000000" w:rsidP="00000000" w:rsidRDefault="00000000" w:rsidRPr="00000000" w14:paraId="000002A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ins w:author="Aditya singh Rajawat" w:id="0" w:date="2024-07-13T04:33:43Z">
        <w:r w:rsidDel="00000000" w:rsidR="00000000" w:rsidRPr="00000000">
          <w:drawing>
            <wp:anchor allowOverlap="1" behindDoc="1" distB="685800" distT="685800" distL="685800" distR="685800" hidden="0" layoutInCell="1" locked="0" relativeHeight="0" simplePos="0">
              <wp:simplePos x="0" y="0"/>
              <wp:positionH relativeFrom="column">
                <wp:posOffset>-685799</wp:posOffset>
              </wp:positionH>
              <wp:positionV relativeFrom="paragraph">
                <wp:posOffset>707594</wp:posOffset>
              </wp:positionV>
              <wp:extent cx="2438400" cy="4529138"/>
              <wp:effectExtent b="0" l="0" r="0" t="0"/>
              <wp:wrapNone/>
              <wp:docPr id="23" name="image12.jpg"/>
              <a:graphic>
                <a:graphicData uri="http://schemas.openxmlformats.org/drawingml/2006/picture">
                  <pic:pic>
                    <pic:nvPicPr>
                      <pic:cNvPr id="0" name="image12.jpg"/>
                      <pic:cNvPicPr preferRelativeResize="0"/>
                    </pic:nvPicPr>
                    <pic:blipFill>
                      <a:blip r:embed="rId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38400" cy="452913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w:r>
      </w:ins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ins w:author="Aditya singh Rajawat" w:id="1" w:date="2024-07-13T04:39:41Z">
        <w:r w:rsidDel="00000000" w:rsidR="00000000" w:rsidRPr="00000000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3448050</wp:posOffset>
              </wp:positionH>
              <wp:positionV relativeFrom="paragraph">
                <wp:posOffset>266700</wp:posOffset>
              </wp:positionV>
              <wp:extent cx="2314575" cy="4208776"/>
              <wp:effectExtent b="0" l="0" r="0" t="0"/>
              <wp:wrapNone/>
              <wp:docPr id="5" name="image4.jpg"/>
              <a:graphic>
                <a:graphicData uri="http://schemas.openxmlformats.org/drawingml/2006/picture">
                  <pic:pic>
                    <pic:nvPicPr>
                      <pic:cNvPr id="0" name="image4.jp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14575" cy="420877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w:r>
      </w:ins>
    </w:p>
    <w:p w:rsidR="00000000" w:rsidDel="00000000" w:rsidP="00000000" w:rsidRDefault="00000000" w:rsidRPr="00000000" w14:paraId="000002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28287" cy="5614416"/>
            <wp:effectExtent b="0" l="0" r="0" t="0"/>
            <wp:docPr id="1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287" cy="5614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2762250</wp:posOffset>
            </wp:positionH>
            <wp:positionV relativeFrom="paragraph">
              <wp:posOffset>114300</wp:posOffset>
            </wp:positionV>
            <wp:extent cx="2457824" cy="4718304"/>
            <wp:effectExtent b="0" l="0" r="0" t="0"/>
            <wp:wrapNone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-1121" l="-28825" r="28825" t="1121"/>
                    <a:stretch>
                      <a:fillRect/>
                    </a:stretch>
                  </pic:blipFill>
                  <pic:spPr>
                    <a:xfrm>
                      <a:off x="0" y="0"/>
                      <a:ext cx="2457824" cy="47183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28287" cy="5614416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287" cy="5614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71738" cy="6162675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616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15084" cy="7626096"/>
            <wp:effectExtent b="0" l="0" r="0" t="0"/>
            <wp:docPr id="2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5084" cy="7626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70358" cy="7717536"/>
            <wp:effectExtent b="0" l="0" r="0" t="0"/>
            <wp:docPr id="1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0358" cy="7717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15847" cy="7808976"/>
            <wp:effectExtent b="0" l="0" r="0" t="0"/>
            <wp:docPr id="2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5847" cy="7808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27329" cy="8723376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7329" cy="8723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51254" cy="7443216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1254" cy="7443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62736" cy="8357616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736" cy="8357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31920" cy="7717536"/>
            <wp:effectExtent b="0" l="0" r="0" t="0"/>
            <wp:docPr id="1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7717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40480" cy="7717536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7717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445000"/>
            <wp:effectExtent b="0" l="0" r="0" t="0"/>
            <wp:docPr id="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445000"/>
            <wp:effectExtent b="0" l="0" r="0" t="0"/>
            <wp:docPr id="1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445000"/>
            <wp:effectExtent b="0" l="0" r="0" t="0"/>
            <wp:docPr id="1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445000"/>
            <wp:effectExtent b="0" l="0" r="0" t="0"/>
            <wp:docPr id="1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445000"/>
            <wp:effectExtent b="0" l="0" r="0" t="0"/>
            <wp:docPr id="1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445000"/>
            <wp:effectExtent b="0" l="0" r="0" t="0"/>
            <wp:docPr id="1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7950200"/>
            <wp:effectExtent b="0" l="0" r="0" t="0"/>
            <wp:docPr id="10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7950200"/>
            <wp:effectExtent b="0" l="0" r="0" t="0"/>
            <wp:docPr id="1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jc w:val="center"/>
        <w:rPr>
          <w:rFonts w:ascii="Times New Roman" w:cs="Times New Roman" w:eastAsia="Times New Roman" w:hAnsi="Times New Roman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u w:val="single"/>
          <w:rtl w:val="0"/>
        </w:rPr>
        <w:t xml:space="preserve">Conclusion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This project demonstrates the effective use of the ESP32 development board to broadcast temperature and humidity data over Bluetooth Low Energy (BLE). By leveraging the ESP32's built-in BLE capabilities and interfacing with the DHT11 sensor, we created a simple yet powerful system for real-time environmental monitoring. The project not only highlights the practicality and versatility of the ESP32 but also showcases the ease of integrating standard sensors to create functional IoT solutions.</w:t>
      </w:r>
    </w:p>
    <w:p w:rsidR="00000000" w:rsidDel="00000000" w:rsidP="00000000" w:rsidRDefault="00000000" w:rsidRPr="00000000" w14:paraId="00000320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q1ego0rdoj33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Key Takeaways:</w:t>
      </w:r>
    </w:p>
    <w:p w:rsidR="00000000" w:rsidDel="00000000" w:rsidP="00000000" w:rsidRDefault="00000000" w:rsidRPr="00000000" w14:paraId="00000321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BLE Implementation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: Successfully implemented BLE service broadcasting using the ESP32, making the temperature and humidity data available to BLE clients.</w:t>
      </w:r>
    </w:p>
    <w:p w:rsidR="00000000" w:rsidDel="00000000" w:rsidP="00000000" w:rsidRDefault="00000000" w:rsidRPr="00000000" w14:paraId="0000032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Sensor Integration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: Demonstrated the integration of the DHT11 sensor to provide real-time environmental data.</w:t>
      </w:r>
    </w:p>
    <w:p w:rsidR="00000000" w:rsidDel="00000000" w:rsidP="00000000" w:rsidRDefault="00000000" w:rsidRPr="00000000" w14:paraId="0000032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Data Accessibility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: Enabled read and notify operations for BLE characteristics, ensuring that the data is dynamically updated and accessible via the nRF-Connect app.</w:t>
      </w:r>
    </w:p>
    <w:p w:rsidR="00000000" w:rsidDel="00000000" w:rsidP="00000000" w:rsidRDefault="00000000" w:rsidRPr="00000000" w14:paraId="00000324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Practical Applications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: Showcased how such a setup can be used in various real-world applications, including smart homes, wearable technology, and environmental monitoring systems.</w:t>
      </w:r>
    </w:p>
    <w:p w:rsidR="00000000" w:rsidDel="00000000" w:rsidP="00000000" w:rsidRDefault="00000000" w:rsidRPr="00000000" w14:paraId="00000325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dwvv9dxw1c5t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Future Work:</w:t>
      </w:r>
    </w:p>
    <w:p w:rsidR="00000000" w:rsidDel="00000000" w:rsidP="00000000" w:rsidRDefault="00000000" w:rsidRPr="00000000" w14:paraId="00000326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There are several ways to expand and enhance this project:</w:t>
      </w:r>
    </w:p>
    <w:p w:rsidR="00000000" w:rsidDel="00000000" w:rsidP="00000000" w:rsidRDefault="00000000" w:rsidRPr="00000000" w14:paraId="00000327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Additional Sensors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: Integrate more sensors to broadcast additional environmental data (e.g., air quality, light intensity).</w:t>
      </w:r>
    </w:p>
    <w:p w:rsidR="00000000" w:rsidDel="00000000" w:rsidP="00000000" w:rsidRDefault="00000000" w:rsidRPr="00000000" w14:paraId="0000032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WiFi Integration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: Use the ESP32's WiFi capabilities to send the collected data to a cloud server for remote monitoring and analysis.</w:t>
      </w:r>
    </w:p>
    <w:p w:rsidR="00000000" w:rsidDel="00000000" w:rsidP="00000000" w:rsidRDefault="00000000" w:rsidRPr="00000000" w14:paraId="0000032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Power Optimization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: Implement power-saving techniques to extend the battery life of the device, making it more suitable for long-term deployment.</w:t>
      </w:r>
    </w:p>
    <w:p w:rsidR="00000000" w:rsidDel="00000000" w:rsidP="00000000" w:rsidRDefault="00000000" w:rsidRPr="00000000" w14:paraId="0000032A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User Interface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: Develop a mobile or web-based interface for more intuitive interaction with the data and control over the device.</w:t>
      </w:r>
    </w:p>
    <w:p w:rsidR="00000000" w:rsidDel="00000000" w:rsidP="00000000" w:rsidRDefault="00000000" w:rsidRPr="00000000" w14:paraId="0000032B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bcuy2uc8p7je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Extra Credits:</w:t>
      </w:r>
    </w:p>
    <w:p w:rsidR="00000000" w:rsidDel="00000000" w:rsidP="00000000" w:rsidRDefault="00000000" w:rsidRPr="00000000" w14:paraId="0000032C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For those seeking extra credits, implementing a feature to transfer WiFi credentials over Bluetooth to connect the ESP32 to a WiFi network can further enhance the utility of the device. This enables seamless integration with IoT ecosystems and expands the range of applications.</w:t>
      </w:r>
    </w:p>
    <w:p w:rsidR="00000000" w:rsidDel="00000000" w:rsidP="00000000" w:rsidRDefault="00000000" w:rsidRPr="00000000" w14:paraId="0000032D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In conclusion, this project provides a solid foundation for understanding and implementing BLE service broadcasting in IoT devices. The skills and knowledge gained through this project can be applied to a wide array of IoT solutions, driving innovation and enhancing connectivity in everyday applications.</w:t>
      </w:r>
    </w:p>
    <w:p w:rsidR="00000000" w:rsidDel="00000000" w:rsidP="00000000" w:rsidRDefault="00000000" w:rsidRPr="00000000" w14:paraId="0000032E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Times New Roman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jpg"/><Relationship Id="rId22" Type="http://schemas.openxmlformats.org/officeDocument/2006/relationships/image" Target="media/image17.jpg"/><Relationship Id="rId21" Type="http://schemas.openxmlformats.org/officeDocument/2006/relationships/image" Target="media/image15.jpg"/><Relationship Id="rId24" Type="http://schemas.openxmlformats.org/officeDocument/2006/relationships/image" Target="media/image21.jpg"/><Relationship Id="rId23" Type="http://schemas.openxmlformats.org/officeDocument/2006/relationships/image" Target="media/image1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26" Type="http://schemas.openxmlformats.org/officeDocument/2006/relationships/image" Target="media/image22.jpg"/><Relationship Id="rId25" Type="http://schemas.openxmlformats.org/officeDocument/2006/relationships/image" Target="media/image16.jpg"/><Relationship Id="rId27" Type="http://schemas.openxmlformats.org/officeDocument/2006/relationships/image" Target="media/image19.jpg"/><Relationship Id="rId5" Type="http://schemas.openxmlformats.org/officeDocument/2006/relationships/styles" Target="styles.xml"/><Relationship Id="rId6" Type="http://schemas.openxmlformats.org/officeDocument/2006/relationships/image" Target="media/image12.jpg"/><Relationship Id="rId7" Type="http://schemas.openxmlformats.org/officeDocument/2006/relationships/image" Target="media/image4.jpg"/><Relationship Id="rId8" Type="http://schemas.openxmlformats.org/officeDocument/2006/relationships/image" Target="media/image13.jpg"/><Relationship Id="rId11" Type="http://schemas.openxmlformats.org/officeDocument/2006/relationships/image" Target="media/image7.jpg"/><Relationship Id="rId10" Type="http://schemas.openxmlformats.org/officeDocument/2006/relationships/image" Target="media/image5.jpg"/><Relationship Id="rId13" Type="http://schemas.openxmlformats.org/officeDocument/2006/relationships/image" Target="media/image8.jpg"/><Relationship Id="rId12" Type="http://schemas.openxmlformats.org/officeDocument/2006/relationships/image" Target="media/image10.jpg"/><Relationship Id="rId15" Type="http://schemas.openxmlformats.org/officeDocument/2006/relationships/image" Target="media/image2.jpg"/><Relationship Id="rId14" Type="http://schemas.openxmlformats.org/officeDocument/2006/relationships/image" Target="media/image18.jpg"/><Relationship Id="rId17" Type="http://schemas.openxmlformats.org/officeDocument/2006/relationships/image" Target="media/image9.jpg"/><Relationship Id="rId16" Type="http://schemas.openxmlformats.org/officeDocument/2006/relationships/image" Target="media/image1.jpg"/><Relationship Id="rId19" Type="http://schemas.openxmlformats.org/officeDocument/2006/relationships/image" Target="media/image3.jpg"/><Relationship Id="rId1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